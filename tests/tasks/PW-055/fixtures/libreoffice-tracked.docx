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Results</w:t>
      </w:r>
    </w:p>
    <w:p>
      <w:pPr>
        <w:pStyle w:val="Normal"/>
        <w:bidi w:val="0"/>
        <w:jc w:val="start"/>
        <w:rPr/>
      </w:pPr>
      <w:r>
        <w:rPr/>
        <w:t xml:space="preserve">Root growth </w:t>
      </w:r>
      <w:ins w:id="0" w:author="Author A" w:date="2026-01-01T00:00:00Z">
        <w:r>
          <w:rPr/>
          <w:t xml:space="preserve">clearly </w:t>
        </w:r>
      </w:ins>
      <w:del w:id="1" w:author="Author A" w:date="2026-01-01T00:00:00Z">
        <w:r>
          <w:rPr/>
          <w:delText xml:space="preserve">slowly </w:delText>
        </w:r>
      </w:del>
      <w:r>
        <w:rPr/>
        <w:t>increased under drought.</w:t>
      </w:r>
    </w:p>
    <w:p>
      <w:pPr>
        <w:pStyle w:val="Normal"/>
        <w:bidi w:val="0"/>
        <w:jc w:val="start"/>
        <w:rPr/>
      </w:pPr>
      <w:r>
        <w:rPr/>
        <w:t>A commented sentence.</w:t>
      </w:r>
      <w:r>
        <w:rPr/>
        <w:commentReference w:id="0"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Reviewer" w:date="2026-01-01T00:0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this number.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